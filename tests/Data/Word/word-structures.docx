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Besluit op aanvraag</w:t>
      </w:r>
    </w:p>
    <w:p>
      <w:r>
        <w:t xml:space="preserve">Aanvrager </w:t>
      </w:r>
      <w:r>
        <w:rPr>
          <w:b/>
        </w:rPr>
        <w:t xml:space="preserve">Maria</w:t>
      </w:r>
      <w:r>
        <w:t xml:space="preserve"> </w:t>
      </w:r>
      <w:r>
        <w:rPr>
          <w:i/>
        </w:rPr>
        <w:t xml:space="preserve">Bakker</w:t>
      </w:r>
      <w:r>
        <w:t xml:space="preserve"> woont aan de Kerkstraat 12 in Demostad.</w:t>
      </w:r>
    </w:p>
    <w:p>
      <w:r>
        <w:t xml:space="preserve">Het bedrag is </w:t>
      </w:r>
      <w:del w:id="1" w:author="Piet de Vries" w:date="2026-10-01T10:00:00Z">
        <w:r>
          <w:delText>12.000</w:delText>
        </w:r>
      </w:del>
      <w:ins w:id="2" w:author="Piet de Vries" w:date="2026-10-01T10:01:00Z">
        <w:r>
          <w:t xml:space="preserve">15.000</w:t>
        </w:r>
      </w:ins>
      <w:r>
        <w:t xml:space="preserve"> euro.</w:t>
      </w:r>
    </w:p>
    <w:p>
      <w:r>
        <w:t xml:space="preserve">Contact via maria.bakker@example.nl</w:t>
      </w:r>
      <w:r>
        <w:rPr>
          <w:rStyle w:val="FootnoteReference"/>
        </w:rPr>
        <w:footnoteReference w:id="1"/>
      </w:r>
      <w:r>
        <w:t xml:space="preserve">.</w:t>
      </w:r>
    </w:p>
    <w:tbl>
      <w:tblPr>
        <w:tblW w:w="5000" w:type="dxa"/>
      </w:tblPr>
      <w:tblGrid>
        <w:gridCol w:w="2500"/>
        <w:gridCol w:w="2500"/>
      </w:tblGrid>
      <w:tr>
        <w:tc>
          <w:tcPr>
            <w:tcW w:w="2500" w:type="dxa"/>
          </w:tcPr>
          <w:p>
            <w:r>
              <w:t xml:space="preserve">Rol</w:t>
            </w:r>
          </w:p>
        </w:tc>
        <w:tc>
          <w:tcPr>
            <w:tcW w:w="2500" w:type="dxa"/>
          </w:tcPr>
          <w:p>
            <w:r>
              <w:t xml:space="preserve">Naam</w:t>
            </w:r>
          </w:p>
        </w:tc>
      </w:tr>
      <w:tr>
        <w:tc>
          <w:tcPr>
            <w:tcW w:w="2500" w:type="dxa"/>
          </w:tcPr>
          <w:p>
            <w:r>
              <w:t xml:space="preserve">Aanvrager</w:t>
            </w:r>
          </w:p>
        </w:tc>
        <w:tc>
          <w:tcPr>
            <w:tcW w:w="2500" w:type="dxa"/>
          </w:tcPr>
          <w:p>
            <w:r>
              <w:t xml:space="preserve">Maria Bakker</w:t>
            </w:r>
          </w:p>
        </w:tc>
      </w:tr>
      <w:tr>
        <w:tc>
          <w:tcPr>
            <w:tcW w:w="2500" w:type="dxa"/>
          </w:tcPr>
          <w:p>
            <w:r>
              <w:t xml:space="preserve">Gemachtigde</w:t>
            </w:r>
          </w:p>
        </w:tc>
        <w:tc>
          <w:tcPr>
            <w:tcW w:w="2500" w:type="dxa"/>
          </w:tcPr>
          <w:p>
            <w:r>
              <w:t xml:space="preserve">Jan Jansen</w:t>
            </w:r>
          </w:p>
          <w:tbl>
            <w:tblPr>
              <w:tblW w:w="5000" w:type="dxa"/>
            </w:tblPr>
            <w:tblGrid>
              <w:gridCol w:w="2500"/>
              <w:gridCol w:w="2500"/>
            </w:tblGrid>
            <w:tr>
              <w:tc>
                <w:tcPr>
                  <w:tcW w:w="2500" w:type="dxa"/>
                </w:tcPr>
                <w:p>
                  <w:r>
                    <w:t xml:space="preserve">Kind</w:t>
                  </w:r>
                </w:p>
              </w:tc>
              <w:tc>
                <w:tcPr>
                  <w:tcW w:w="2500" w:type="dxa"/>
                </w:tcPr>
                <w:p>
                  <w:r>
                    <w:t xml:space="preserve">Sanne Bakker</w:t>
                  </w:r>
                </w:p>
              </w:tc>
            </w:tr>
          </w:tbl>
        </w:tc>
      </w:tr>
    </w:tbl>
    <w:p>
      <w:pPr>
        <w:numPr>
          <w:ilvl w:val="0"/>
          <w:numId w:val="1"/>
        </w:numPr>
      </w:pPr>
      <w:r>
        <w:t xml:space="preserve">Eerste punt voor Jan Jansen</w:t>
      </w:r>
    </w:p>
    <w:p>
      <w:pPr>
        <w:numPr>
          <w:ilvl w:val="0"/>
          <w:numId w:val="1"/>
        </w:numPr>
      </w:pPr>
      <w:r>
        <w:t xml:space="preserve">Tweede punt</w:t>
      </w:r>
    </w:p>
    <w:p>
      <w:r>
        <w:t>Naam:</w:t>
        <w:tab/>
        <w:t>Jan Jansen</w:t>
        <w:br/>
        <w:t>Tweede regel</w:t>
      </w:r>
    </w:p>
    <w:p>
      <w:commentRangeStart w:id="0"/>
      <w:r>
        <w:t xml:space="preserve">Slotzin met Łukasz Żółć uit Gdańsk.</w:t>
      </w:r>
      <w:commentRangeEnd w:id="0"/>
      <w:r>
        <w:commentReference w:id="0"/>
      </w:r>
    </w:p>
    <w:p>
      <w:r>
        <w:t xml:space="preserve">Gesplitst: Ja</w:t>
      </w:r>
      <w:r>
        <w:t xml:space="preserve">n Jansen tekent.</w:t>
      </w:r>
    </w:p>
    <w:sectPr>
      <w:headerReference w:type="default" r:id="rIdHeader1"/>
      <w:footerReference w:type="default" r:id="rIdFooter1"/>
      <w:pgSz w:w="11906" w:h="16838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Piet de Vries" w:date="2026-10-01T10:02:00Z" w:initials="PdV">
    <w:p>
      <w:r>
        <w:t xml:space="preserve">Controleer de naam van Maria Bakker.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Behandelaar Jan Jansen telefoon 0612345678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 xml:space="preserve">Voetnoot over Maria Bakker.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Gemeente Demostad kenmerk ZK-2026-0042</w:t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Header1" Type="http://schemas.openxmlformats.org/officeDocument/2006/relationships/header" Target="header1.xml"/><Relationship Id="rIdFooter1" Type="http://schemas.openxmlformats.org/officeDocument/2006/relationships/footer" Target="footer1.xml"/><Relationship Id="rIdFootnotes" Type="http://schemas.openxmlformats.org/officeDocument/2006/relationships/footnotes" Target="footnotes.xml"/><Relationship Id="rIdComments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Besluit testdocument</dc:title>
  <dc:creator>Piet de Vries</dc:creator>
</cp:coreProperties>
</file>