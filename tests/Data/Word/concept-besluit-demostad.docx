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Concept besluit Demostad: subsidie buurthuis De Linde</w:t>
      </w:r>
    </w:p>
    <w:p>
      <w:commentRangeStart w:id="0"/>
      <w:r>
        <w:t>Het college besluit de subsidie te verlenen.</w:t>
      </w:r>
      <w:commentRangeEnd w:id="0"/>
      <w:r>
        <w:commentReference w:id="0"/>
      </w:r>
    </w:p>
    <w:p>
      <w:r>
        <w:t xml:space="preserve">Het bedrag is </w:t>
      </w:r>
      <w:del w:id="1" w:author="J. Jansen" w:date="2026-09-01T10:00:00Z">
        <w:r>
          <w:delText>12.000</w:delText>
        </w:r>
      </w:del>
      <w:ins w:id="2" w:author="J. Jansen" w:date="2026-09-01T10:00:00Z">
        <w:r>
          <w:t>15.000</w:t>
        </w:r>
      </w:ins>
      <w:r>
        <w:t xml:space="preserve"> euro.</w:t>
      </w:r>
    </w:p>
    <w:p>
      <w:commentRangeStart w:id="3"/>
      <w:r>
        <w:t>Bezwaar kan binnen zes weken.</w:t>
      </w:r>
      <w:commentRangeEnd w:id="3"/>
      <w:r>
        <w:commentReference w:id="3"/>
      </w:r>
    </w:p>
  </w:body>
</w:document>
</file>

<file path=word/comments.xml><?xml version="1.0" encoding="utf-8"?>
<w:comments xmlns:w="http://schemas.openxmlformats.org/wordprocessingml/2006/main">
  <w:comment w:id="0" w:author="J. Jansen" w:initials="JJ">
    <w:p>
      <w:r>
        <w:t>Nog afstemmen met de wethouder.</w:t>
      </w:r>
    </w:p>
  </w:comment>
  <w:comment w:id="3" w:author="P. de Vries" w:initials="PV">
    <w:p>
      <w:r>
        <w:t>Termijn controleren.</w:t>
      </w:r>
    </w:p>
  </w:comment>
</w:comme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Concept besluit Demostad</dc:title>
  <dc:creator>J. Jansen</dc:creator>
  <cp:lastModifiedBy>P. de Vries</cp:lastModifiedBy>
  <dcterms:created xsi:type="dcterms:W3CDTF">2026-09-01T09:00:00Z</dcterms:created>
</cp:coreProperties>
</file>